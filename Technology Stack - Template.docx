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6B1A" w14:textId="77777777" w:rsidR="009B720B" w:rsidRDefault="00092CC4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13FAA1F" w14:textId="77777777" w:rsidR="009B720B" w:rsidRDefault="00092CC4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326E53D5" w14:textId="77777777" w:rsidR="009B720B" w:rsidRDefault="00092CC4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B720B" w14:paraId="7C6B8DB0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2F3DC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224D4" w14:textId="7AEB63AB" w:rsidR="009B720B" w:rsidRDefault="00BF45B0" w:rsidP="00547C39">
            <w:pPr>
              <w:ind w:left="15"/>
            </w:pPr>
            <w:r>
              <w:t>29 SEPTEMBER 2026</w:t>
            </w:r>
          </w:p>
        </w:tc>
      </w:tr>
      <w:tr w:rsidR="009B720B" w14:paraId="32AE2D0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78D60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78035" w14:textId="4C7FEF6C" w:rsidR="009B720B" w:rsidRDefault="00092CC4">
            <w:pPr>
              <w:ind w:left="15"/>
              <w:pPrChange w:id="1" w:author="S0652770" w:date="2026-10-06T13:57:00Z" w16du:dateUtc="2026-10-06T08:27:00Z">
                <w:pPr>
                  <w:spacing w:after="0"/>
                </w:pPr>
              </w:pPrChange>
            </w:pPr>
            <w:ins w:id="2" w:author="S0652770" w:date="2026-10-06T13:57:00Z" w16du:dateUtc="2026-10-06T08:27:00Z">
              <w:r>
                <w:rPr>
                  <w:rFonts w:ascii="Arial" w:eastAsia="Arial" w:hAnsi="Arial" w:cs="Arial"/>
                </w:rPr>
                <w:t xml:space="preserve"> </w:t>
              </w:r>
            </w:ins>
            <w:r w:rsidR="00964270" w:rsidRPr="00964270">
              <w:rPr>
                <w:rFonts w:ascii="Arial" w:hAnsi="Arial"/>
                <w:rPrChange w:id="3" w:author="S0652770" w:date="2026-10-06T13:57:00Z" w16du:dateUtc="2026-10-06T08:27:00Z">
                  <w:rPr/>
                </w:rPrChange>
              </w:rPr>
              <w:t>SWITID-2026-3914</w:t>
            </w:r>
          </w:p>
        </w:tc>
      </w:tr>
      <w:tr w:rsidR="009B720B" w14:paraId="587DD1C2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2FD40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A5C91" w14:textId="4DAC7F4E" w:rsidR="009B720B" w:rsidRDefault="00092CC4" w:rsidP="00547C39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964270">
              <w:rPr>
                <w:rFonts w:ascii="Arial" w:eastAsia="Arial" w:hAnsi="Arial" w:cs="Arial"/>
              </w:rPr>
              <w:t>Implement</w:t>
            </w:r>
            <w:r w:rsidR="00964270" w:rsidRPr="00964270">
              <w:rPr>
                <w:rFonts w:ascii="Arial" w:eastAsia="Arial" w:hAnsi="Arial" w:cs="Arial"/>
              </w:rPr>
              <w:t xml:space="preserve"> Client Script &amp; UI Policy (Incident)</w:t>
            </w:r>
          </w:p>
        </w:tc>
      </w:tr>
      <w:tr w:rsidR="009B720B" w14:paraId="13D2DFB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4EA52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E4CBF" w14:textId="77777777" w:rsidR="009B720B" w:rsidRDefault="00092CC4" w:rsidP="00547C39">
            <w:pPr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1BDDC016" w14:textId="77777777" w:rsidR="009B720B" w:rsidRDefault="00092CC4">
      <w:r>
        <w:rPr>
          <w:rFonts w:ascii="Arial" w:eastAsia="Arial" w:hAnsi="Arial" w:cs="Arial"/>
          <w:b/>
        </w:rPr>
        <w:t xml:space="preserve"> </w:t>
      </w:r>
    </w:p>
    <w:p w14:paraId="251ECA7C" w14:textId="77777777" w:rsidR="009B720B" w:rsidRDefault="00092CC4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294ABD42" w14:textId="77777777" w:rsidR="009B720B" w:rsidRDefault="00092CC4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34B4805" w14:textId="77777777" w:rsidR="009B720B" w:rsidRDefault="00092CC4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6A16C6C0" w14:textId="77777777" w:rsidR="009B720B" w:rsidRDefault="00092CC4">
      <w:pPr>
        <w:ind w:left="-5" w:right="-15" w:hanging="10"/>
      </w:pPr>
      <w:r>
        <w:rPr>
          <w:rFonts w:ascii="Arial" w:eastAsia="Arial" w:hAnsi="Arial" w:cs="Arial"/>
          <w:b/>
        </w:rPr>
        <w:t>Reference:</w:t>
      </w:r>
      <w:hyperlink r:id="rId4">
        <w:r>
          <w:rPr>
            <w:rFonts w:ascii="Arial" w:eastAsia="Arial" w:hAnsi="Arial" w:cs="Arial"/>
            <w:b/>
          </w:rPr>
          <w:t xml:space="preserve"> 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https://developer.ibm.com/patterns/ai-powered-backend-system-for-order-processing-during-pandemics/</w:t>
        </w:r>
      </w:hyperlink>
      <w:r>
        <w:rPr>
          <w:rFonts w:ascii="Arial" w:eastAsia="Arial" w:hAnsi="Arial" w:cs="Arial"/>
          <w:b/>
        </w:rPr>
        <w:t xml:space="preserve"> </w:t>
      </w:r>
    </w:p>
    <w:p w14:paraId="06D392EA" w14:textId="77777777" w:rsidR="009B720B" w:rsidRDefault="00092CC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B7C257" w14:textId="77777777" w:rsidR="009B720B" w:rsidRDefault="00092CC4">
      <w:pPr>
        <w:spacing w:after="0"/>
        <w:ind w:right="-21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F733DD9" wp14:editId="3318B049">
                <wp:extent cx="9058275" cy="3076195"/>
                <wp:effectExtent l="0" t="0" r="0" b="0"/>
                <wp:docPr id="5641" name="Group 5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275" cy="3076195"/>
                          <a:chOff x="0" y="0"/>
                          <a:chExt cx="9058275" cy="3076195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4438650" y="1042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E5DE6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3865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63EFD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720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29A23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292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3729D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864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04998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38650" y="55258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22683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38650" y="8275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03A43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438650" y="1102501"/>
                            <a:ext cx="636307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C1EC9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17021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B4C5B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55806" y="1102501"/>
                            <a:ext cx="6187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E4B1E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00229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912FE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41080" y="1102501"/>
                            <a:ext cx="1134668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73B79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894158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98134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32944" y="1102501"/>
                            <a:ext cx="134180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54699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33759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24956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072544" y="1102501"/>
                            <a:ext cx="124477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6F88B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00843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062A7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6675" y="2609340"/>
                            <a:ext cx="4230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BEBC4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4662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AA54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00075" y="2609340"/>
                            <a:ext cx="10313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22DAD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375514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595C6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43250" y="2609340"/>
                            <a:ext cx="10214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B8836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911191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930EF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457950" y="2609340"/>
                            <a:ext cx="10281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4D652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30928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CC13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7650" y="277950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8DC3E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64075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DFA1F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625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237D5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0075" y="2779506"/>
                            <a:ext cx="3920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2C43D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9481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E4677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33604" y="2779506"/>
                            <a:ext cx="7225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0B307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7680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9C3D4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143250" y="2779506"/>
                            <a:ext cx="3715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C53E1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2252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B858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61306" y="2779506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F24F2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73287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E01E1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771658" y="2779506"/>
                            <a:ext cx="70176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85FE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interacts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99251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B6A8A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338037" y="2779506"/>
                            <a:ext cx="3302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61000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58629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EF563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625077" y="2779506"/>
                            <a:ext cx="8878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27617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29254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A6222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1329" y="2779506"/>
                            <a:ext cx="3097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8A507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e.g.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56417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18ED4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43250" y="2940148"/>
                            <a:ext cx="3784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7959B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27767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98100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66552" y="2940148"/>
                            <a:ext cx="23729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25687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UI,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644939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42ADC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683724" y="2940148"/>
                            <a:ext cx="54701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2FAE0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9496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2C9E5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133746" y="2940148"/>
                            <a:ext cx="3819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3128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App,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42092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32EF1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459709" y="2940148"/>
                            <a:ext cx="6503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8A3D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948652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601B6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987438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90DF6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212448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AAD3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57950" y="2779506"/>
                            <a:ext cx="55704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CBE25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HTML,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87675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3F97B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915538" y="2779506"/>
                            <a:ext cx="43338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C8C4E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CSS,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241364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A9D2C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280150" y="2779506"/>
                            <a:ext cx="8668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DA224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93187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467D8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97065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2535C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00944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D32A1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8048227" y="2779506"/>
                            <a:ext cx="6400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E18D4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52940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BD2B1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8568185" y="2779506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3BA81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870778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0E962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74657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7B1C1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785357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9F16F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57950" y="2940148"/>
                            <a:ext cx="4850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1502D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82263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AAEBF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861416" y="2940148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20A5C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001016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58993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7039802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5C58C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26481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14E4A" w14:textId="77777777" w:rsidR="009B720B" w:rsidRDefault="00092CC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6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3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07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944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9023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342644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27396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30698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4"/>
                            <a:ext cx="432435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733DD9" id="Group 5641" o:spid="_x0000_s1026" style="width:713.25pt;height:242.2pt;mso-position-horizontal-relative:char;mso-position-vertical-relative:line" coordsize="90582,30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">
                <v:rect id="Rectangle 114" o:spid="_x0000_s1027" style="position:absolute;left:44386;top:104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0BE5DE6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28" style="position:absolute;left:44386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5163EFD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9" style="position:absolute;left:45720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6C29A23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0" style="position:absolute;left:50292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BF3729D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1" style="position:absolute;left:54864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3004998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2" style="position:absolute;left:44386;top:552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2D22683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33" style="position:absolute;left:44386;top:827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E903A43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4" style="position:absolute;left:44386;top:11025;width:636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A2C1EC9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Table-1</w:t>
                        </w:r>
                      </w:p>
                    </w:txbxContent>
                  </v:textbox>
                </v:rect>
                <v:rect id="Rectangle 122" o:spid="_x0000_s1035" style="position:absolute;left:49170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BAB4C5B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36" style="position:absolute;left:49558;top:11025;width:6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E4E4B1E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4" o:spid="_x0000_s1037" style="position:absolute;left:50022;top:1102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FA912FE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38" style="position:absolute;left:50410;top:11025;width:1134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3673B79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Components</w:t>
                        </w:r>
                      </w:p>
                    </w:txbxContent>
                  </v:textbox>
                </v:rect>
                <v:rect id="Rectangle 126" o:spid="_x0000_s1039" style="position:absolute;left:58941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13E98134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40" style="position:absolute;left:59329;top:11025;width:134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0754699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&amp;</w:t>
                        </w:r>
                      </w:p>
                    </w:txbxContent>
                  </v:textbox>
                </v:rect>
                <v:rect id="Rectangle 128" o:spid="_x0000_s1041" style="position:absolute;left:60337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1F24956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42" style="position:absolute;left:60725;top:11025;width:1244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2F6F88B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Technologies:</w:t>
                        </w:r>
                      </w:p>
                    </w:txbxContent>
                  </v:textbox>
                </v:rect>
                <v:rect id="Rectangle 130" o:spid="_x0000_s1043" style="position:absolute;left:70084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73062A7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44" style="position:absolute;left:666;top:26093;width:423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06EBEBC4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S.No</w:t>
                        </w:r>
                      </w:p>
                    </w:txbxContent>
                  </v:textbox>
                </v:rect>
                <v:rect id="Rectangle 132" o:spid="_x0000_s1045" style="position:absolute;left:3846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26B6AA54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46" style="position:absolute;left:6000;top:26093;width:103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CD22DAD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</w:t>
                        </w:r>
                      </w:p>
                    </w:txbxContent>
                  </v:textbox>
                </v:rect>
                <v:rect id="Rectangle 134" o:spid="_x0000_s1047" style="position:absolute;left:13755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8C595C6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8" style="position:absolute;left:31432;top:26093;width:102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63B8836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36" o:spid="_x0000_s1049" style="position:absolute;left:39111;top:2609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04930EF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50" style="position:absolute;left:64579;top:26093;width:1028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1794D652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Technology</w:t>
                        </w:r>
                      </w:p>
                    </w:txbxContent>
                  </v:textbox>
                </v:rect>
                <v:rect id="Rectangle 138" o:spid="_x0000_s1051" style="position:absolute;left:72309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3908CC13" w14:textId="77777777" w:rsidR="009B720B" w:rsidRDefault="00092CC4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52" style="position:absolute;left:2476;top:27795;width:154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3C68DC3E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1.</w:t>
                        </w:r>
                      </w:p>
                    </w:txbxContent>
                  </v:textbox>
                </v:rect>
                <v:rect id="Rectangle 140" o:spid="_x0000_s1053" style="position:absolute;left:3640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77DFA1F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54" style="position:absolute;left:476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3D237D5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55" style="position:absolute;left:6000;top:27795;width:392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A02C43D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3" o:spid="_x0000_s1056" style="position:absolute;left:894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D3E4677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57" style="position:absolute;left:9336;top:27795;width:722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C40B307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Interface</w:t>
                        </w:r>
                      </w:p>
                    </w:txbxContent>
                  </v:textbox>
                </v:rect>
                <v:rect id="Rectangle 145" o:spid="_x0000_s1058" style="position:absolute;left:1476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3F9C3D4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59" style="position:absolute;left:31432;top:27795;width:371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98C53E1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How</w:t>
                        </w:r>
                      </w:p>
                    </w:txbxContent>
                  </v:textbox>
                </v:rect>
                <v:rect id="Rectangle 147" o:spid="_x0000_s1060" style="position:absolute;left:342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39F3B858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61" style="position:absolute;left:34613;top:27795;width:361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06AF24F2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9" o:spid="_x0000_s1062" style="position:absolute;left:3732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A9E01E1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37716;top:27795;width:70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EEF85FE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interacts</w:t>
                        </w:r>
                      </w:p>
                    </w:txbxContent>
                  </v:textbox>
                </v:rect>
                <v:rect id="Rectangle 151" o:spid="_x0000_s1064" style="position:absolute;left:4299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40B6A8A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65" style="position:absolute;left:43380;top:27795;width:330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D161000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with</w:t>
                        </w:r>
                      </w:p>
                    </w:txbxContent>
                  </v:textbox>
                </v:rect>
                <v:rect id="Rectangle 153" o:spid="_x0000_s1066" style="position:absolute;left:45862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10EF563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67" style="position:absolute;left:46250;top:27795;width:887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E827617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155" o:spid="_x0000_s1068" style="position:absolute;left:529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96A6222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69" style="position:absolute;left:53313;top:27795;width:309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4A8A507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e.g.</w:t>
                        </w:r>
                      </w:p>
                    </w:txbxContent>
                  </v:textbox>
                </v:rect>
                <v:rect id="Rectangle 157" o:spid="_x0000_s1070" style="position:absolute;left:55641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05B18ED4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71" style="position:absolute;left:31432;top:29401;width:37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347959B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Web</w:t>
                        </w:r>
                      </w:p>
                    </w:txbxContent>
                  </v:textbox>
                </v:rect>
                <v:rect id="Rectangle 159" o:spid="_x0000_s1072" style="position:absolute;left:34277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4198100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73" style="position:absolute;left:34665;top:29401;width:237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3D25687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UI,</w:t>
                        </w:r>
                      </w:p>
                    </w:txbxContent>
                  </v:textbox>
                </v:rect>
                <v:rect id="Rectangle 161" o:spid="_x0000_s1074" style="position:absolute;left:364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BC42ADC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75" style="position:absolute;left:36837;top:29401;width:54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FD2FAE0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Mobile</w:t>
                        </w:r>
                      </w:p>
                    </w:txbxContent>
                  </v:textbox>
                </v:rect>
                <v:rect id="Rectangle 163" o:spid="_x0000_s1076" style="position:absolute;left:409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AE2C9E5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77" style="position:absolute;left:41337;top:29401;width:382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6A8C3128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App,</w:t>
                        </w:r>
                      </w:p>
                    </w:txbxContent>
                  </v:textbox>
                </v:rect>
                <v:rect id="Rectangle 165" o:spid="_x0000_s1078" style="position:absolute;left:4420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8732EF1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4597;top:29401;width:650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333E8A3D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Chatbot</w:t>
                        </w:r>
                      </w:p>
                    </w:txbxContent>
                  </v:textbox>
                </v:rect>
                <v:rect id="Rectangle 167" o:spid="_x0000_s1080" style="position:absolute;left:4948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125601B6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81" style="position:absolute;left:49874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CA90DF6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69" o:spid="_x0000_s1082" style="position:absolute;left:52124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C2BAAD3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83" style="position:absolute;left:64579;top:27795;width:55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2BCBE25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HTML,</w:t>
                        </w:r>
                      </w:p>
                    </w:txbxContent>
                  </v:textbox>
                </v:rect>
                <v:rect id="Rectangle 171" o:spid="_x0000_s1084" style="position:absolute;left:68767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F23F97B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85" style="position:absolute;left:69155;top:27795;width:433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264C8C4E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CSS,</w:t>
                        </w:r>
                      </w:p>
                    </w:txbxContent>
                  </v:textbox>
                </v:rect>
                <v:rect id="Rectangle 173" o:spid="_x0000_s1086" style="position:absolute;left:7241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03A9D2C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7" style="position:absolute;left:72801;top:27795;width:866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82DA224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JavaScript</w:t>
                        </w:r>
                      </w:p>
                    </w:txbxContent>
                  </v:textbox>
                </v:rect>
                <v:rect id="Rectangle 175" o:spid="_x0000_s1088" style="position:absolute;left:7931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D1467D8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9" style="position:absolute;left:79706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A62535C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77" o:spid="_x0000_s1090" style="position:absolute;left:800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46D32A1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91" style="position:absolute;left:80482;top:27795;width:640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D5E18D4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Angular</w:t>
                        </w:r>
                      </w:p>
                    </w:txbxContent>
                  </v:textbox>
                </v:rect>
                <v:rect id="Rectangle 179" o:spid="_x0000_s1092" style="position:absolute;left:852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6EBD2B1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93" style="position:absolute;left:85681;top:27795;width:185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34E3BA81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</w:p>
                    </w:txbxContent>
                  </v:textbox>
                </v:rect>
                <v:rect id="Rectangle 181" o:spid="_x0000_s1094" style="position:absolute;left:87077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9F0E962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95" style="position:absolute;left:8746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947B1C1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83" o:spid="_x0000_s1096" style="position:absolute;left:8785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F59F16F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97" style="position:absolute;left:64579;top:29401;width:485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11F1502D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React</w:t>
                        </w:r>
                      </w:p>
                    </w:txbxContent>
                  </v:textbox>
                </v:rect>
                <v:rect id="Rectangle 185" o:spid="_x0000_s1098" style="position:absolute;left:6822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26AAEBF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99" style="position:absolute;left:68614;top:29401;width:185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C520A5C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</w:p>
                    </w:txbxContent>
                  </v:textbox>
                </v:rect>
                <v:rect id="Rectangle 187" o:spid="_x0000_s1100" style="position:absolute;left:70010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ED58993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01" style="position:absolute;left:70398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A25C58C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89" o:spid="_x0000_s1102" style="position:absolute;left:72648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9514E4A" w14:textId="77777777" w:rsidR="009B720B" w:rsidRDefault="00092CC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9" o:spid="_x0000_s1103" style="position:absolute;left:6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0" o:spid="_x0000_s1104" style="position:absolute;left:53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1" o:spid="_x0000_s1105" style="position:absolute;left:307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" path="m,l,1727200e" filled="f" strokeweight="1pt">
                  <v:stroke miterlimit="83231f" joinstyle="miter"/>
                  <v:path arrowok="t" textboxrect="0,0,0,1727200"/>
                </v:shape>
                <v:shape id="Shape 202" o:spid="_x0000_s1106" style="position:absolute;left:63944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3" o:spid="_x0000_s1107" style="position:absolute;left:9023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" path="m,l,1727200e" filled="f" strokeweight="1pt">
                  <v:stroke miterlimit="83231f" joinstyle="miter"/>
                  <v:path arrowok="t" textboxrect="0,0,0,1727200"/>
                </v:shape>
                <v:shape id="Shape 204" o:spid="_x0000_s1108" style="position:absolute;top:1342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6mxAAAANwAAAAPAAAAZHJzL2Rvd25yZXYueG1sRI9BawIx&#10;FITvQv9DeEJvmlWK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NHovqb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5" o:spid="_x0000_s1109" style="position:absolute;top:2739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Bs9xAAAANwAAAAPAAAAZHJzL2Rvd25yZXYueG1sRI9BawIx&#10;FITvQv9DeEJvmlWo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L6kGz3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6" o:spid="_x0000_s1110" style="position:absolute;top:30698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8" o:spid="_x0000_s1111" type="#_x0000_t75" style="position:absolute;top:749;width:43243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">
                  <v:imagedata r:id="rId8" o:title=""/>
                </v:shape>
                <v:shape id="Picture 210" o:spid="_x0000_s1112" type="#_x0000_t75" style="position:absolute;left:42957;width:47625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200" w:type="dxa"/>
        <w:tblInd w:w="10" w:type="dxa"/>
        <w:tblCellMar>
          <w:top w:w="51" w:type="dxa"/>
          <w:left w:w="95" w:type="dxa"/>
          <w:right w:w="39" w:type="dxa"/>
        </w:tblCellMar>
        <w:tblLook w:val="04A0" w:firstRow="1" w:lastRow="0" w:firstColumn="1" w:lastColumn="0" w:noHBand="0" w:noVBand="1"/>
      </w:tblPr>
      <w:tblGrid>
        <w:gridCol w:w="840"/>
        <w:gridCol w:w="4000"/>
        <w:gridCol w:w="5220"/>
        <w:gridCol w:w="4140"/>
      </w:tblGrid>
      <w:tr w:rsidR="009B720B" w14:paraId="3FC096B3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791AC" w14:textId="77777777" w:rsidR="009B720B" w:rsidRDefault="00092CC4" w:rsidP="00547C39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C35F1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E632C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F7C4E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9B720B" w14:paraId="4B51DD02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22D1D" w14:textId="77777777" w:rsidR="009B720B" w:rsidRDefault="00092CC4" w:rsidP="00547C39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99472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083E7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0E804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9B720B" w14:paraId="3FEDE0B5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883CC" w14:textId="77777777" w:rsidR="009B720B" w:rsidRDefault="00092CC4" w:rsidP="00547C39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4FC6E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4E133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0482E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9B720B" w14:paraId="33978ED7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24AFC" w14:textId="77777777" w:rsidR="009B720B" w:rsidRDefault="00092CC4" w:rsidP="00547C39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3671C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7748B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EA407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9B720B" w14:paraId="24247310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F8FF7" w14:textId="77777777" w:rsidR="009B720B" w:rsidRDefault="00092CC4" w:rsidP="00547C39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2E9F7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6B6DF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25284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IBM DB2, IBM Cloudant etc. </w:t>
            </w:r>
          </w:p>
        </w:tc>
      </w:tr>
      <w:tr w:rsidR="009B720B" w14:paraId="4FF62DDD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EEFE0" w14:textId="77777777" w:rsidR="009B720B" w:rsidRDefault="00092CC4" w:rsidP="00547C39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52DA8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5523C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09739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9B720B" w14:paraId="39E1EBB2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A4E0E" w14:textId="77777777" w:rsidR="009B720B" w:rsidRDefault="00092CC4" w:rsidP="00547C39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12F99" w14:textId="77777777" w:rsidR="009B720B" w:rsidRDefault="00092CC4" w:rsidP="00547C39"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BE97C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8F8EA" w14:textId="77777777" w:rsidR="009B720B" w:rsidRDefault="00092CC4" w:rsidP="00547C39">
            <w:pPr>
              <w:ind w:left="5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9B720B" w14:paraId="12BF31D0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BD878" w14:textId="77777777" w:rsidR="009B720B" w:rsidRDefault="00092CC4">
            <w:pPr>
              <w:ind w:right="238"/>
              <w:jc w:val="right"/>
              <w:pPrChange w:id="4" w:author="S0652770" w:date="2026-10-06T13:57:00Z" w16du:dateUtc="2026-10-06T08:27:00Z">
                <w:pPr>
                  <w:spacing w:after="0"/>
                  <w:ind w:right="238"/>
                  <w:jc w:val="right"/>
                </w:pPr>
              </w:pPrChange>
            </w:pPr>
            <w:r>
              <w:rPr>
                <w:rFonts w:ascii="Arial" w:eastAsia="Arial" w:hAnsi="Arial" w:cs="Arial"/>
              </w:rPr>
              <w:lastRenderedPageBreak/>
              <w:t xml:space="preserve">9.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C2E09" w14:textId="77777777" w:rsidR="009B720B" w:rsidRDefault="00092CC4">
            <w:pPr>
              <w:pPrChange w:id="5" w:author="S0652770" w:date="2026-10-06T13:57:00Z" w16du:dateUtc="2026-10-06T08:27:00Z">
                <w:pPr>
                  <w:spacing w:after="0"/>
                </w:pPr>
              </w:pPrChange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F0330" w14:textId="77777777" w:rsidR="009B720B" w:rsidRDefault="00092CC4">
            <w:pPr>
              <w:ind w:left="5"/>
              <w:pPrChange w:id="6" w:author="S0652770" w:date="2026-10-06T13:57:00Z" w16du:dateUtc="2026-10-06T08:27:00Z">
                <w:pPr>
                  <w:spacing w:after="0"/>
                  <w:ind w:left="5"/>
                </w:pPr>
              </w:pPrChange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9FBD6" w14:textId="77777777" w:rsidR="009B720B" w:rsidRDefault="00092CC4">
            <w:pPr>
              <w:ind w:left="5"/>
              <w:pPrChange w:id="7" w:author="S0652770" w:date="2026-10-06T13:57:00Z" w16du:dateUtc="2026-10-06T08:27:00Z">
                <w:pPr>
                  <w:spacing w:after="0"/>
                  <w:ind w:left="5"/>
                </w:pPr>
              </w:pPrChange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9B720B" w14:paraId="288BB92F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6AFC9" w14:textId="77777777" w:rsidR="009B720B" w:rsidRDefault="00092CC4">
            <w:pPr>
              <w:ind w:right="115"/>
              <w:jc w:val="right"/>
              <w:pPrChange w:id="8" w:author="S0652770" w:date="2026-10-06T13:57:00Z" w16du:dateUtc="2026-10-06T08:27:00Z">
                <w:pPr>
                  <w:spacing w:after="0"/>
                  <w:ind w:right="115"/>
                  <w:jc w:val="right"/>
                </w:pPr>
              </w:pPrChange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286D6" w14:textId="77777777" w:rsidR="009B720B" w:rsidRDefault="00092CC4">
            <w:pPr>
              <w:pPrChange w:id="9" w:author="S0652770" w:date="2026-10-06T13:57:00Z" w16du:dateUtc="2026-10-06T08:27:00Z">
                <w:pPr>
                  <w:spacing w:after="0"/>
                </w:pPr>
              </w:pPrChange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BB142" w14:textId="77777777" w:rsidR="009B720B" w:rsidRDefault="00092CC4">
            <w:pPr>
              <w:ind w:left="5"/>
              <w:pPrChange w:id="10" w:author="S0652770" w:date="2026-10-06T13:57:00Z" w16du:dateUtc="2026-10-06T08:27:00Z">
                <w:pPr>
                  <w:spacing w:after="0"/>
                  <w:ind w:left="5"/>
                </w:pPr>
              </w:pPrChange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C1202" w14:textId="77777777" w:rsidR="009B720B" w:rsidRDefault="00092CC4">
            <w:pPr>
              <w:ind w:left="5"/>
              <w:pPrChange w:id="11" w:author="S0652770" w:date="2026-10-06T13:57:00Z" w16du:dateUtc="2026-10-06T08:27:00Z">
                <w:pPr>
                  <w:spacing w:after="0"/>
                  <w:ind w:left="5"/>
                </w:pPr>
              </w:pPrChange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9B720B" w14:paraId="4360EDFB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C0DA1" w14:textId="77777777" w:rsidR="009B720B" w:rsidRDefault="00092CC4">
            <w:pPr>
              <w:ind w:right="132"/>
              <w:jc w:val="right"/>
              <w:pPrChange w:id="12" w:author="S0652770" w:date="2026-10-06T13:57:00Z" w16du:dateUtc="2026-10-06T08:27:00Z">
                <w:pPr>
                  <w:spacing w:after="0"/>
                  <w:ind w:right="132"/>
                  <w:jc w:val="right"/>
                </w:pPr>
              </w:pPrChange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38CE3" w14:textId="77777777" w:rsidR="009B720B" w:rsidRDefault="00092CC4">
            <w:pPr>
              <w:pPrChange w:id="13" w:author="S0652770" w:date="2026-10-06T13:57:00Z" w16du:dateUtc="2026-10-06T08:27:00Z">
                <w:pPr>
                  <w:spacing w:after="0"/>
                </w:pPr>
              </w:pPrChange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0D187" w14:textId="77777777" w:rsidR="009B720B" w:rsidRDefault="00092CC4">
            <w:pPr>
              <w:spacing w:line="240" w:lineRule="auto"/>
              <w:ind w:left="5"/>
              <w:pPrChange w:id="14" w:author="S0652770" w:date="2026-10-06T13:57:00Z" w16du:dateUtc="2026-10-06T08:27:00Z">
                <w:pPr>
                  <w:spacing w:after="0" w:line="240" w:lineRule="auto"/>
                  <w:ind w:left="5"/>
                </w:pPr>
              </w:pPrChange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61E32BEA" w14:textId="77777777" w:rsidR="009B720B" w:rsidRDefault="00092CC4">
            <w:pPr>
              <w:ind w:left="5"/>
              <w:pPrChange w:id="15" w:author="S0652770" w:date="2026-10-06T13:57:00Z" w16du:dateUtc="2026-10-06T08:27:00Z">
                <w:pPr>
                  <w:spacing w:after="0"/>
                  <w:ind w:left="5"/>
                </w:pPr>
              </w:pPrChange>
            </w:pPr>
            <w:r>
              <w:rPr>
                <w:rFonts w:ascii="Arial" w:eastAsia="Arial" w:hAnsi="Arial" w:cs="Arial"/>
              </w:rPr>
              <w:t xml:space="preserve">Cloud Server Configuration : 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8A438" w14:textId="77777777" w:rsidR="009B720B" w:rsidRDefault="00092CC4">
            <w:pPr>
              <w:ind w:left="5"/>
              <w:pPrChange w:id="16" w:author="S0652770" w:date="2026-10-06T13:57:00Z" w16du:dateUtc="2026-10-06T08:27:00Z">
                <w:pPr>
                  <w:spacing w:after="0"/>
                  <w:ind w:left="5"/>
                </w:pPr>
              </w:pPrChange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tbl>
      <w:tblPr>
        <w:tblStyle w:val="TableGrid"/>
        <w:tblpPr w:vertAnchor="page" w:horzAnchor="page" w:tblpX="1450" w:tblpY="7610"/>
        <w:tblOverlap w:val="never"/>
        <w:tblW w:w="14060" w:type="dxa"/>
        <w:tblInd w:w="0" w:type="dxa"/>
        <w:tblCellMar>
          <w:top w:w="52" w:type="dxa"/>
          <w:left w:w="95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9B720B" w14:paraId="0F7E04CF" w14:textId="77777777">
        <w:trPr>
          <w:trHeight w:val="56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696C3" w14:textId="77777777" w:rsidR="009B720B" w:rsidRDefault="00092CC4">
            <w:pPr>
              <w:pPrChange w:id="17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suppressOverlap/>
                </w:pPr>
              </w:pPrChange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2BC36" w14:textId="77777777" w:rsidR="009B720B" w:rsidRDefault="00092CC4">
            <w:pPr>
              <w:ind w:left="5"/>
              <w:pPrChange w:id="18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5"/>
                  <w:suppressOverlap/>
                </w:pPr>
              </w:pPrChange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B49C0" w14:textId="77777777" w:rsidR="009B720B" w:rsidRDefault="00092CC4">
            <w:pPr>
              <w:pPrChange w:id="19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suppressOverlap/>
                </w:pPr>
              </w:pPrChange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8EDF7" w14:textId="77777777" w:rsidR="009B720B" w:rsidRDefault="00092CC4">
            <w:pPr>
              <w:ind w:left="15"/>
              <w:pPrChange w:id="20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15"/>
                  <w:suppressOverlap/>
                </w:pPr>
              </w:pPrChange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9B720B" w14:paraId="21CEF1EA" w14:textId="77777777">
        <w:trPr>
          <w:trHeight w:val="4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B3836" w14:textId="77777777" w:rsidR="009B720B" w:rsidRDefault="00092CC4">
            <w:pPr>
              <w:ind w:right="238"/>
              <w:jc w:val="right"/>
              <w:pPrChange w:id="21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right="238"/>
                  <w:suppressOverlap/>
                  <w:jc w:val="right"/>
                </w:pPr>
              </w:pPrChange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8669B" w14:textId="77777777" w:rsidR="009B720B" w:rsidRDefault="00092CC4">
            <w:pPr>
              <w:ind w:left="5"/>
              <w:pPrChange w:id="22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5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50CDD" w14:textId="77777777" w:rsidR="009B720B" w:rsidRDefault="00092CC4">
            <w:pPr>
              <w:pPrChange w:id="23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B8235" w14:textId="77777777" w:rsidR="009B720B" w:rsidRDefault="00092CC4">
            <w:pPr>
              <w:ind w:left="15"/>
              <w:pPrChange w:id="24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15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9B720B" w14:paraId="59CE642C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35C80" w14:textId="77777777" w:rsidR="009B720B" w:rsidRDefault="00092CC4">
            <w:pPr>
              <w:ind w:right="238"/>
              <w:jc w:val="right"/>
              <w:pPrChange w:id="25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right="238"/>
                  <w:suppressOverlap/>
                  <w:jc w:val="right"/>
                </w:pPr>
              </w:pPrChange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060B5" w14:textId="77777777" w:rsidR="009B720B" w:rsidRDefault="00092CC4">
            <w:pPr>
              <w:ind w:left="5"/>
              <w:pPrChange w:id="26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5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AE129" w14:textId="77777777" w:rsidR="009B720B" w:rsidRDefault="00092CC4">
            <w:pPr>
              <w:pPrChange w:id="27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CC0D4" w14:textId="77777777" w:rsidR="009B720B" w:rsidRDefault="00092CC4">
            <w:pPr>
              <w:ind w:left="15"/>
              <w:pPrChange w:id="28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15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9B720B" w14:paraId="3749281C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5E00C" w14:textId="77777777" w:rsidR="009B720B" w:rsidRDefault="00092CC4">
            <w:pPr>
              <w:ind w:right="238"/>
              <w:jc w:val="right"/>
              <w:pPrChange w:id="29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right="238"/>
                  <w:suppressOverlap/>
                  <w:jc w:val="right"/>
                </w:pPr>
              </w:pPrChange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1140F" w14:textId="77777777" w:rsidR="009B720B" w:rsidRDefault="00092CC4">
            <w:pPr>
              <w:ind w:left="5"/>
              <w:pPrChange w:id="30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5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B6C46" w14:textId="77777777" w:rsidR="009B720B" w:rsidRDefault="00092CC4">
            <w:pPr>
              <w:pPrChange w:id="31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597B1" w14:textId="77777777" w:rsidR="009B720B" w:rsidRDefault="00092CC4">
            <w:pPr>
              <w:ind w:left="15"/>
              <w:pPrChange w:id="32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15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9B720B" w14:paraId="5497C319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4869A" w14:textId="77777777" w:rsidR="009B720B" w:rsidRDefault="00092CC4">
            <w:pPr>
              <w:ind w:right="238"/>
              <w:jc w:val="right"/>
              <w:pPrChange w:id="33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right="238"/>
                  <w:suppressOverlap/>
                  <w:jc w:val="right"/>
                </w:pPr>
              </w:pPrChange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C7FE9" w14:textId="77777777" w:rsidR="009B720B" w:rsidRDefault="00092CC4">
            <w:pPr>
              <w:ind w:left="5"/>
              <w:pPrChange w:id="34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5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3EFCD" w14:textId="77777777" w:rsidR="009B720B" w:rsidRDefault="00092CC4">
            <w:pPr>
              <w:pPrChange w:id="35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3635C" w14:textId="77777777" w:rsidR="009B720B" w:rsidRDefault="00092CC4">
            <w:pPr>
              <w:ind w:left="15"/>
              <w:pPrChange w:id="36" w:author="S0652770" w:date="2026-10-06T13:57:00Z" w16du:dateUtc="2026-10-06T08:27:00Z">
                <w:pPr>
                  <w:framePr w:wrap="around" w:vAnchor="page" w:hAnchor="page" w:x="1450" w:y="7610"/>
                  <w:spacing w:after="0"/>
                  <w:ind w:left="15"/>
                  <w:suppressOverlap/>
                </w:pPr>
              </w:pPrChange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5D246787" w14:textId="77777777" w:rsidR="009B720B" w:rsidRDefault="00092CC4">
      <w:r>
        <w:rPr>
          <w:rFonts w:ascii="Arial" w:eastAsia="Arial" w:hAnsi="Arial" w:cs="Arial"/>
          <w:b/>
        </w:rPr>
        <w:t xml:space="preserve"> </w:t>
      </w:r>
    </w:p>
    <w:p w14:paraId="58A490E4" w14:textId="77777777" w:rsidR="009B720B" w:rsidRDefault="00092CC4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0" w:type="dxa"/>
        <w:tblInd w:w="10" w:type="dxa"/>
        <w:tblCellMar>
          <w:top w:w="51" w:type="dxa"/>
          <w:left w:w="95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9B720B" w14:paraId="3BDC84DE" w14:textId="77777777">
        <w:trPr>
          <w:trHeight w:val="5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7556B" w14:textId="77777777" w:rsidR="009B720B" w:rsidRDefault="00092CC4">
            <w:pPr>
              <w:pPrChange w:id="37" w:author="S0652770" w:date="2026-10-06T13:57:00Z" w16du:dateUtc="2026-10-06T08:27:00Z">
                <w:pPr>
                  <w:spacing w:after="0"/>
                </w:pPr>
              </w:pPrChange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4B47F" w14:textId="77777777" w:rsidR="009B720B" w:rsidRDefault="00092CC4">
            <w:pPr>
              <w:ind w:left="5"/>
              <w:pPrChange w:id="38" w:author="S0652770" w:date="2026-10-06T13:57:00Z" w16du:dateUtc="2026-10-06T08:27:00Z">
                <w:pPr>
                  <w:spacing w:after="0"/>
                  <w:ind w:left="5"/>
                </w:pPr>
              </w:pPrChange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D690C" w14:textId="77777777" w:rsidR="009B720B" w:rsidRDefault="00092CC4">
            <w:pPr>
              <w:pPrChange w:id="39" w:author="S0652770" w:date="2026-10-06T13:57:00Z" w16du:dateUtc="2026-10-06T08:27:00Z">
                <w:pPr>
                  <w:spacing w:after="0"/>
                </w:pPr>
              </w:pPrChange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39D0B" w14:textId="77777777" w:rsidR="009B720B" w:rsidRDefault="00092CC4">
            <w:pPr>
              <w:ind w:left="15"/>
              <w:pPrChange w:id="40" w:author="S0652770" w:date="2026-10-06T13:57:00Z" w16du:dateUtc="2026-10-06T08:27:00Z">
                <w:pPr>
                  <w:spacing w:after="0"/>
                  <w:ind w:left="15"/>
                </w:pPr>
              </w:pPrChange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9B720B" w14:paraId="52633C52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1FDC6" w14:textId="77777777" w:rsidR="009B720B" w:rsidRDefault="00092CC4">
            <w:pPr>
              <w:ind w:right="238"/>
              <w:jc w:val="right"/>
              <w:pPrChange w:id="41" w:author="S0652770" w:date="2026-10-06T13:57:00Z" w16du:dateUtc="2026-10-06T08:27:00Z">
                <w:pPr>
                  <w:spacing w:after="0"/>
                  <w:ind w:right="238"/>
                  <w:jc w:val="right"/>
                </w:pPr>
              </w:pPrChange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14AE1" w14:textId="77777777" w:rsidR="009B720B" w:rsidRDefault="00092CC4">
            <w:pPr>
              <w:ind w:left="5"/>
              <w:pPrChange w:id="42" w:author="S0652770" w:date="2026-10-06T13:57:00Z" w16du:dateUtc="2026-10-06T08:27:00Z">
                <w:pPr>
                  <w:spacing w:after="0"/>
                  <w:ind w:left="5"/>
                </w:pPr>
              </w:pPrChange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26B30" w14:textId="77777777" w:rsidR="009B720B" w:rsidRDefault="00092CC4">
            <w:pPr>
              <w:pPrChange w:id="43" w:author="S0652770" w:date="2026-10-06T13:57:00Z" w16du:dateUtc="2026-10-06T08:27:00Z">
                <w:pPr>
                  <w:spacing w:after="0"/>
                </w:pPr>
              </w:pPrChange>
            </w:pPr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6D4EC" w14:textId="77777777" w:rsidR="009B720B" w:rsidRDefault="00092CC4">
            <w:pPr>
              <w:ind w:left="15"/>
              <w:pPrChange w:id="44" w:author="S0652770" w:date="2026-10-06T13:57:00Z" w16du:dateUtc="2026-10-06T08:27:00Z">
                <w:pPr>
                  <w:spacing w:after="0"/>
                  <w:ind w:left="15"/>
                </w:pPr>
              </w:pPrChange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440E06C8" w14:textId="77777777" w:rsidR="009B720B" w:rsidRDefault="00092CC4">
      <w:r>
        <w:rPr>
          <w:rFonts w:ascii="Arial" w:eastAsia="Arial" w:hAnsi="Arial" w:cs="Arial"/>
          <w:b/>
        </w:rPr>
        <w:t xml:space="preserve"> </w:t>
      </w:r>
    </w:p>
    <w:p w14:paraId="6926FD32" w14:textId="77777777" w:rsidR="009B720B" w:rsidRDefault="00092CC4">
      <w:r>
        <w:rPr>
          <w:rFonts w:ascii="Arial" w:eastAsia="Arial" w:hAnsi="Arial" w:cs="Arial"/>
          <w:b/>
        </w:rPr>
        <w:t xml:space="preserve"> </w:t>
      </w:r>
    </w:p>
    <w:p w14:paraId="17CC5F80" w14:textId="77777777" w:rsidR="009B720B" w:rsidRDefault="00092CC4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16788067" w14:textId="77777777" w:rsidR="009B720B" w:rsidRDefault="00092CC4">
      <w:pPr>
        <w:spacing w:after="0" w:line="411" w:lineRule="auto"/>
        <w:ind w:left="-5" w:right="966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r>
        <w:rPr>
          <w:rFonts w:ascii="Arial" w:eastAsia="Arial" w:hAnsi="Arial" w:cs="Arial"/>
          <w:b/>
        </w:rPr>
        <w:t xml:space="preserve"> </w:t>
      </w:r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https://developer.ibm.com/patterns/online-order-processing-system-during-pandemic/</w:t>
        </w:r>
      </w:hyperlink>
      <w:r>
        <w:rPr>
          <w:rFonts w:ascii="Arial" w:eastAsia="Arial" w:hAnsi="Arial" w:cs="Arial"/>
          <w:b/>
        </w:rPr>
        <w:t xml:space="preserve"> </w:t>
      </w:r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https://medium.com/the-internal-startup/how-to-draw-useful-technical-architecture-diagrams-2d20c9fda90d</w:t>
        </w:r>
      </w:hyperlink>
      <w:r>
        <w:rPr>
          <w:rFonts w:ascii="Arial" w:eastAsia="Arial" w:hAnsi="Arial" w:cs="Arial"/>
          <w:b/>
        </w:rPr>
        <w:t xml:space="preserve"> </w:t>
      </w:r>
    </w:p>
    <w:p w14:paraId="27E2AD29" w14:textId="77777777" w:rsidR="009B720B" w:rsidRDefault="00092CC4">
      <w:r>
        <w:rPr>
          <w:rFonts w:ascii="Arial" w:eastAsia="Arial" w:hAnsi="Arial" w:cs="Arial"/>
          <w:b/>
        </w:rPr>
        <w:t xml:space="preserve"> </w:t>
      </w:r>
    </w:p>
    <w:p w14:paraId="3E19CB25" w14:textId="77777777" w:rsidR="009B720B" w:rsidRDefault="00092CC4">
      <w:r>
        <w:rPr>
          <w:rFonts w:ascii="Arial" w:eastAsia="Arial" w:hAnsi="Arial" w:cs="Arial"/>
          <w:b/>
        </w:rPr>
        <w:t xml:space="preserve"> </w:t>
      </w:r>
    </w:p>
    <w:p w14:paraId="7E932EB1" w14:textId="77777777" w:rsidR="009B720B" w:rsidRDefault="00092CC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9B720B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0652770">
    <w15:presenceInfo w15:providerId="AD" w15:userId="S::S0652770@edu.elcot.in::8cb156c7-ea95-438d-a386-71ca89c494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20B"/>
    <w:rsid w:val="00092CC4"/>
    <w:rsid w:val="001318AF"/>
    <w:rsid w:val="00433B38"/>
    <w:rsid w:val="004B6D39"/>
    <w:rsid w:val="00547C39"/>
    <w:rsid w:val="00964270"/>
    <w:rsid w:val="009B720B"/>
    <w:rsid w:val="00BF45B0"/>
    <w:rsid w:val="00EA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88CF"/>
  <w15:docId w15:val="{C9CFEDF3-4464-4067-8F86-69D20F42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C39"/>
    <w:pPr>
      <w:spacing w:line="259" w:lineRule="auto"/>
      <w:pPrChange w:id="0" w:author="S0652770" w:date="2026-10-06T13:57:00Z">
        <w:pPr>
          <w:spacing w:after="160" w:line="259" w:lineRule="auto"/>
        </w:pPr>
      </w:pPrChange>
    </w:pPr>
    <w:rPr>
      <w:rFonts w:ascii="Calibri" w:eastAsia="Calibri" w:hAnsi="Calibri" w:cs="Calibri"/>
      <w:color w:val="000000"/>
      <w:sz w:val="22"/>
      <w:rPrChange w:id="0" w:author="S0652770" w:date="2026-10-06T13:57:00Z">
        <w:rPr>
          <w:rFonts w:ascii="Calibri" w:eastAsia="Calibri" w:hAnsi="Calibri" w:cs="Calibri"/>
          <w:color w:val="000000"/>
          <w:kern w:val="2"/>
          <w:sz w:val="22"/>
          <w:szCs w:val="24"/>
          <w:lang w:val="en-IN" w:eastAsia="en-IN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ibm.com/cloud/architectur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S0652770</dc:creator>
  <cp:keywords/>
  <cp:lastModifiedBy>S0652770</cp:lastModifiedBy>
  <cp:revision>4</cp:revision>
  <dcterms:created xsi:type="dcterms:W3CDTF">2026-10-06T06:36:00Z</dcterms:created>
  <dcterms:modified xsi:type="dcterms:W3CDTF">2026-10-06T08:27:00Z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b3e75baa68a234440643418357e25c1ff2fc7369ca28379d8d98e513b822c047</vt:lpwstr>
  </property>
</Properties>
</file>